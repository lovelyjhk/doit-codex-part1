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외부 공유 전 보안 점검 연습 보고서</w:t>
      </w:r>
    </w:p>
    <w:p>
      <w:r>
        <w:t>이 문서는 보안 점검을 연습하기 위해 일부러 가상 정보를 넣은 교육용 입력입니다. 사람 이름, 연락처, 토큰, 계획, 예산은 모두 가상이며 실제 업무 자료가 아닙니다.</w:t>
      </w:r>
    </w:p>
    <w:p>
      <w:r>
        <w:t>가상 담당자: 가상담당01. 연락 이메일: training_contact@example.com.</w:t>
      </w:r>
    </w:p>
    <w:p>
      <w:r>
        <w:t>비작동 인증정보 표식: FAKE_TOKEN_FOR_TRAINING_ONLY. 실제 API 키로 사용할 수 없습니다.</w:t>
      </w:r>
    </w:p>
    <w:p>
      <w:r>
        <w:t>내부 검토용 가상 계획: 2026년 10월 15일에 연습 상품을 공개한다. 가상 예산은 1,200,000원이다. 외부 공유 승인 여부는 미정이다.</w:t>
      </w:r>
    </w:p>
    <w:p>
      <w:commentRangeStart w:id="0"/>
      <w:r>
        <w:t>내부 메모를 검토한 뒤 공유 범위를 정한다.</w:t>
      </w:r>
      <w:commentRangeEnd w:id="0"/>
      <w:r>
        <w:commentReference w:id="0"/>
      </w:r>
    </w:p>
    <w:p>
      <w:r>
        <w:t xml:space="preserve">변경 내용 추적 연습: </w:t>
      </w:r>
      <w:del w:id="1" w:author="가상편집자" w:date="2026-09-05T00:00:00Z">
        <w:r>
          <w:delText>FAKE_OLD_TOKEN_FOR_TRAINING_ONLY</w:delText>
        </w:r>
      </w:del>
      <w:ins w:id="2" w:author="가상편집자" w:date="2026-09-05T00:00:00Z">
        <w:r>
          <w:t>[가상 비밀 표식 삭제 검토]</w:t>
        </w:r>
      </w:ins>
    </w:p>
    <w:p>
      <w:r>
        <w:t>문서 본문뿐 아니라 메모, 변경 내용 추적, 문서 속성에도 검토할 정보가 있는지 확인하세요. 이 입력 파일은 보존하고 발견 내용은 별도 Markdown 파일에 작성합니다.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가상검토자" w:date="2026-09-05T00:00:00Z">
    <w:p>
      <w:r>
        <w:t>교육용 메모: 가상담당02 training_review@example.com의 공유 승인 여부를 확인할 것.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Training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외부 공유 전 보안 점검 연습 보고서</dc:title>
  <dc:subject>교육용 가상 데이터</dc:subject>
  <dc:creator>가상작성자01</dc:creator>
  <cp:keywords/>
  <dc:description>가상 메타데이터 연락처: metadata_review@example.com</dc:description>
  <cp:lastModifiedBy>가상편집자02</cp:lastModifiedBy>
  <cp:revision>1</cp:revision>
  <dcterms:created xsi:type="dcterms:W3CDTF">2013-12-23T23:15:00Z</dcterms:created>
  <dcterms:modified xsi:type="dcterms:W3CDTF">2013-12-23T23:15:00Z</dcterms:modified>
  <cp:category/>
</cp:coreProperties>
</file>